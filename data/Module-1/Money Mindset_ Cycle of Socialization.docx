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kftaqlhcfpm" w:id="0"/>
      <w:bookmarkEnd w:id="0"/>
      <w:r w:rsidDel="00000000" w:rsidR="00000000" w:rsidRPr="00000000">
        <w:rPr>
          <w:b w:val="1"/>
          <w:bCs w:val="1"/>
          <w:sz w:val="34"/>
          <w:szCs w:val="34"/>
          <w:rtl w:val="0"/>
        </w:rPr>
        <w:t xml:space="preserve">Course Outline: The Cycle of Socialization &amp; Our Money Mindset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vqe3ew9d90g6" w:id="1"/>
      <w:bookmarkEnd w:id="1"/>
      <w:r w:rsidDel="00000000" w:rsidR="00000000" w:rsidRPr="00000000">
        <w:rPr>
          <w:b w:val="1"/>
          <w:bCs w:val="1"/>
          <w:color w:val="000000"/>
          <w:sz w:val="26"/>
          <w:szCs w:val="26"/>
          <w:rtl w:val="0"/>
        </w:rPr>
        <w:t xml:space="preserve">1. Introduction (30 sec)</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Define Socialization:</w:t>
      </w:r>
      <w:r w:rsidDel="00000000" w:rsidR="00000000" w:rsidRPr="00000000">
        <w:rPr>
          <w:rtl w:val="0"/>
        </w:rPr>
        <w:t xml:space="preserve"> The lifelong process of learning norms, beliefs, and behaviors from family, culture, education, and media.</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Introduce the Cycle of Socialization (Bobbie Harro):</w:t>
      </w:r>
      <w:r w:rsidDel="00000000" w:rsidR="00000000" w:rsidRPr="00000000">
        <w:rPr>
          <w:rtl w:val="0"/>
        </w:rPr>
        <w:t xml:space="preserve"> Explains how we are conditioned to accept societal norms, including financial beliefs.</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At the center of the cycle is </w:t>
      </w:r>
      <w:r w:rsidDel="00000000" w:rsidR="00000000" w:rsidRPr="00000000">
        <w:rPr>
          <w:b w:val="1"/>
          <w:bCs w:val="1"/>
          <w:rtl w:val="0"/>
        </w:rPr>
        <w:t xml:space="preserve">fear</w:t>
      </w:r>
      <w:r w:rsidDel="00000000" w:rsidR="00000000" w:rsidRPr="00000000">
        <w:rPr>
          <w:rtl w:val="0"/>
        </w:rPr>
        <w:t xml:space="preserve">, which can either reinforce financial limitations or be challenged to create financial empowerment.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ik3o1dgap9" w:id="2"/>
      <w:bookmarkEnd w:id="2"/>
      <w:r w:rsidDel="00000000" w:rsidR="00000000" w:rsidRPr="00000000">
        <w:rPr>
          <w:b w:val="1"/>
          <w:bCs w:val="1"/>
          <w:color w:val="000000"/>
          <w:sz w:val="26"/>
          <w:szCs w:val="26"/>
          <w:rtl w:val="0"/>
        </w:rPr>
        <w:t xml:space="preserve">2. How the Cycle of Socialization Shapes Our Money Mindset (45 sec)</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Early Socialization:</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Messages we receive as children:</w:t>
      </w:r>
    </w:p>
    <w:p w:rsidR="00000000" w:rsidDel="00000000" w:rsidP="00000000" w:rsidRDefault="00000000" w:rsidRPr="00000000" w14:paraId="0000000A">
      <w:pPr>
        <w:numPr>
          <w:ilvl w:val="2"/>
          <w:numId w:val="4"/>
        </w:numPr>
        <w:spacing w:after="0" w:afterAutospacing="0" w:before="0" w:beforeAutospacing="0" w:lineRule="auto"/>
        <w:ind w:left="2160" w:hanging="360"/>
      </w:pPr>
      <w:r w:rsidDel="00000000" w:rsidR="00000000" w:rsidRPr="00000000">
        <w:rPr>
          <w:i w:val="1"/>
          <w:iCs w:val="1"/>
          <w:rtl w:val="0"/>
        </w:rPr>
        <w:t xml:space="preserve">"Money is scarce—save every penny."</w:t>
      </w:r>
    </w:p>
    <w:p w:rsidR="00000000" w:rsidDel="00000000" w:rsidP="00000000" w:rsidRDefault="00000000" w:rsidRPr="00000000" w14:paraId="0000000B">
      <w:pPr>
        <w:numPr>
          <w:ilvl w:val="2"/>
          <w:numId w:val="4"/>
        </w:numPr>
        <w:spacing w:after="0" w:afterAutospacing="0" w:before="0" w:beforeAutospacing="0" w:lineRule="auto"/>
        <w:ind w:left="2160" w:hanging="360"/>
      </w:pPr>
      <w:r w:rsidDel="00000000" w:rsidR="00000000" w:rsidRPr="00000000">
        <w:rPr>
          <w:i w:val="1"/>
          <w:iCs w:val="1"/>
          <w:rtl w:val="0"/>
        </w:rPr>
        <w:t xml:space="preserve">"Debt is normal—everyone has loans."</w:t>
      </w:r>
    </w:p>
    <w:p w:rsidR="00000000" w:rsidDel="00000000" w:rsidP="00000000" w:rsidRDefault="00000000" w:rsidRPr="00000000" w14:paraId="0000000C">
      <w:pPr>
        <w:numPr>
          <w:ilvl w:val="2"/>
          <w:numId w:val="4"/>
        </w:numPr>
        <w:spacing w:after="0" w:afterAutospacing="0" w:before="0" w:beforeAutospacing="0" w:lineRule="auto"/>
        <w:ind w:left="2160" w:hanging="360"/>
      </w:pPr>
      <w:r w:rsidDel="00000000" w:rsidR="00000000" w:rsidRPr="00000000">
        <w:rPr>
          <w:i w:val="1"/>
          <w:iCs w:val="1"/>
          <w:rtl w:val="0"/>
        </w:rPr>
        <w:t xml:space="preserve">"Wealth equals success and self-worth."</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Institutional &amp; Cultural Reinforcement:</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tl w:val="0"/>
        </w:rPr>
        <w:t xml:space="preserve">Schools rarely teach financial literacy.</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Media portrays financial success in unrealistic ways.</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Societal norms pressure individuals into debt (student loans, credit cards).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Internalization:</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Fear of financial instability leads to avoidance or poor financial habits.</w:t>
      </w:r>
    </w:p>
    <w:p w:rsidR="00000000" w:rsidDel="00000000" w:rsidP="00000000" w:rsidRDefault="00000000" w:rsidRPr="00000000" w14:paraId="00000013">
      <w:pPr>
        <w:numPr>
          <w:ilvl w:val="1"/>
          <w:numId w:val="4"/>
        </w:numPr>
        <w:spacing w:after="240" w:before="0" w:beforeAutospacing="0" w:lineRule="auto"/>
        <w:ind w:left="1440" w:hanging="360"/>
      </w:pPr>
      <w:r w:rsidDel="00000000" w:rsidR="00000000" w:rsidRPr="00000000">
        <w:rPr>
          <w:rtl w:val="0"/>
        </w:rPr>
        <w:t xml:space="preserve">Scarcity mindset makes saving or investing feel impossible.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fmbnaefua120" w:id="3"/>
      <w:bookmarkEnd w:id="3"/>
      <w:r w:rsidDel="00000000" w:rsidR="00000000" w:rsidRPr="00000000">
        <w:rPr>
          <w:b w:val="1"/>
          <w:bCs w:val="1"/>
          <w:color w:val="000000"/>
          <w:sz w:val="26"/>
          <w:szCs w:val="26"/>
          <w:rtl w:val="0"/>
        </w:rPr>
        <w:t xml:space="preserve">3. Breaking the Cycle: Challenging Fear-Based Financial Beliefs (45 sec)</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b w:val="1"/>
          <w:bCs w:val="1"/>
          <w:rtl w:val="0"/>
        </w:rPr>
        <w:t xml:space="preserve">Recognizing Fear-Based Thinking:</w:t>
      </w:r>
    </w:p>
    <w:p w:rsidR="00000000" w:rsidDel="00000000" w:rsidP="00000000" w:rsidRDefault="00000000" w:rsidRPr="00000000" w14:paraId="00000017">
      <w:pPr>
        <w:numPr>
          <w:ilvl w:val="1"/>
          <w:numId w:val="6"/>
        </w:numPr>
        <w:spacing w:after="0" w:afterAutospacing="0" w:before="0" w:beforeAutospacing="0" w:lineRule="auto"/>
        <w:ind w:left="1440" w:hanging="360"/>
      </w:pPr>
      <w:r w:rsidDel="00000000" w:rsidR="00000000" w:rsidRPr="00000000">
        <w:rPr>
          <w:i w:val="1"/>
          <w:iCs w:val="1"/>
          <w:rtl w:val="0"/>
        </w:rPr>
        <w:t xml:space="preserve">Loss Aversion: </w:t>
      </w:r>
      <w:r w:rsidDel="00000000" w:rsidR="00000000" w:rsidRPr="00000000">
        <w:rPr>
          <w:rtl w:val="0"/>
        </w:rPr>
        <w:t xml:space="preserve">According to prospect theory, many people tend to fear losing money more than they value gaining it, which can influence financial decisions like avoiding investing or oversaving out of caution.</w:t>
      </w:r>
    </w:p>
    <w:p w:rsidR="00000000" w:rsidDel="00000000" w:rsidP="00000000" w:rsidRDefault="00000000" w:rsidRPr="00000000" w14:paraId="00000018">
      <w:pPr>
        <w:numPr>
          <w:ilvl w:val="2"/>
          <w:numId w:val="6"/>
        </w:numPr>
        <w:spacing w:after="0" w:afterAutospacing="0" w:before="0" w:beforeAutospacing="0" w:lineRule="auto"/>
        <w:ind w:left="2160" w:hanging="360"/>
      </w:pPr>
      <w:r w:rsidDel="00000000" w:rsidR="00000000" w:rsidRPr="00000000">
        <w:rPr>
          <w:rtl w:val="0"/>
        </w:rPr>
        <w:t xml:space="preserve">While not everyone experiences this, being aware of how fear may shape our choices allows us to respond with more informed, intentional money habits.</w:t>
      </w:r>
    </w:p>
    <w:p w:rsidR="00000000" w:rsidDel="00000000" w:rsidP="00000000" w:rsidRDefault="00000000" w:rsidRPr="00000000" w14:paraId="00000019">
      <w:pPr>
        <w:numPr>
          <w:ilvl w:val="2"/>
          <w:numId w:val="6"/>
        </w:numPr>
        <w:spacing w:after="0" w:afterAutospacing="0" w:before="0" w:beforeAutospacing="0" w:lineRule="auto"/>
        <w:ind w:left="2160" w:hanging="360"/>
      </w:pPr>
      <w:hyperlink r:id="rId7">
        <w:r w:rsidDel="00000000" w:rsidR="00000000" w:rsidRPr="00000000">
          <w:rPr>
            <w:color w:val="1155cc"/>
            <w:u w:val="single"/>
            <w:rtl w:val="0"/>
          </w:rPr>
          <w:t xml:space="preserve">Learn more about prospect theory</w:t>
        </w:r>
      </w:hyperlink>
      <w:r w:rsidDel="00000000" w:rsidR="00000000" w:rsidRPr="00000000">
        <w:rPr>
          <w:rtl w:val="0"/>
        </w:rPr>
      </w:r>
    </w:p>
    <w:p w:rsidR="00000000" w:rsidDel="00000000" w:rsidP="00000000" w:rsidRDefault="00000000" w:rsidRPr="00000000" w14:paraId="0000001A">
      <w:pPr>
        <w:numPr>
          <w:ilvl w:val="1"/>
          <w:numId w:val="6"/>
        </w:numPr>
        <w:spacing w:after="0" w:afterAutospacing="0" w:before="0" w:beforeAutospacing="0" w:lineRule="auto"/>
        <w:ind w:left="1440" w:hanging="360"/>
      </w:pPr>
      <w:ins w:author="Hailey Bos" w:id="0" w:date="2025-03-24T13:52:05Z">
        <w:commentRangeStart w:id="0"/>
        <w:r w:rsidDel="00000000" w:rsidR="00000000" w:rsidRPr="00000000">
          <w:rPr>
            <w:rtl w:val="0"/>
          </w:rPr>
          <w:t xml:space="preserve"> </w:t>
        </w:r>
        <w:r w:rsidDel="00000000" w:rsidR="00000000" w:rsidRPr="00000000">
          <w:rPr>
            <w:rtl w:val="0"/>
          </w:rPr>
          <w:t xml:space="preserve">(but does everyone? This might put people into a category they don’t necessarily agree with)</w:t>
        </w:r>
      </w:ins>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numPr>
          <w:ilvl w:val="1"/>
          <w:numId w:val="6"/>
        </w:numPr>
        <w:spacing w:after="0" w:afterAutospacing="0" w:before="0" w:beforeAutospacing="0" w:lineRule="auto"/>
        <w:ind w:left="1440" w:hanging="360"/>
        <w:rPr>
          <w:u w:val="none"/>
        </w:rPr>
      </w:pPr>
      <w:commentRangeStart w:id="1"/>
      <w:commentRangeStart w:id="2"/>
      <w:r w:rsidDel="00000000" w:rsidR="00000000" w:rsidRPr="00000000">
        <w:rPr>
          <w:rtl w:val="0"/>
        </w:rPr>
        <w:t xml:space="preserve">(Add a case study that explains the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C">
      <w:pPr>
        <w:numPr>
          <w:ilvl w:val="1"/>
          <w:numId w:val="6"/>
        </w:numPr>
        <w:spacing w:after="0" w:afterAutospacing="0" w:before="0" w:beforeAutospacing="0" w:lineRule="auto"/>
        <w:ind w:left="1440" w:hanging="360"/>
        <w:rPr>
          <w:u w:val="none"/>
        </w:rPr>
      </w:pPr>
      <w:r w:rsidDel="00000000" w:rsidR="00000000" w:rsidRPr="00000000">
        <w:rPr>
          <w:rtl w:val="0"/>
        </w:rPr>
        <w:t xml:space="preserve">Case Studies:</w:t>
      </w:r>
    </w:p>
    <w:p w:rsidR="00000000" w:rsidDel="00000000" w:rsidP="00000000" w:rsidRDefault="00000000" w:rsidRPr="00000000" w14:paraId="0000001D">
      <w:pPr>
        <w:numPr>
          <w:ilvl w:val="2"/>
          <w:numId w:val="6"/>
        </w:numPr>
        <w:spacing w:after="0" w:afterAutospacing="0" w:before="0" w:beforeAutospacing="0" w:lineRule="auto"/>
        <w:ind w:left="2160" w:hanging="360"/>
        <w:rPr>
          <w:u w:val="none"/>
        </w:rPr>
      </w:pPr>
      <w:r w:rsidDel="00000000" w:rsidR="00000000" w:rsidRPr="00000000">
        <w:rPr>
          <w:rtl w:val="0"/>
        </w:rPr>
        <w:t xml:space="preserve">1) Imagine </w:t>
      </w:r>
      <w:r w:rsidDel="00000000" w:rsidR="00000000" w:rsidRPr="00000000">
        <w:rPr>
          <w:i w:val="1"/>
          <w:iCs w:val="1"/>
          <w:rtl w:val="0"/>
        </w:rPr>
        <w:t xml:space="preserve">Jordan</w:t>
      </w:r>
      <w:r w:rsidDel="00000000" w:rsidR="00000000" w:rsidRPr="00000000">
        <w:rPr>
          <w:rtl w:val="0"/>
        </w:rPr>
        <w:t xml:space="preserve">, a recent college grad who inherited $10,000. Despite expressing interest in growing the money through investing, Jordan keeps it all in a checking account because he “doesn’t want to lose a penny.” After taking a financial literacy workshop and learning about inflation and opportunity cost, Jordan decides to move a portion into a diversified ETF. </w:t>
      </w:r>
      <w:r w:rsidDel="00000000" w:rsidR="00000000" w:rsidRPr="00000000">
        <w:rPr>
          <w:i w:val="1"/>
          <w:iCs w:val="1"/>
          <w:rtl w:val="0"/>
        </w:rPr>
        <w:t xml:space="preserve">This shift reflects moving from fear-based avoidance to informed risk-taking.</w:t>
      </w:r>
    </w:p>
    <w:p w:rsidR="00000000" w:rsidDel="00000000" w:rsidP="00000000" w:rsidRDefault="00000000" w:rsidRPr="00000000" w14:paraId="0000001E">
      <w:pPr>
        <w:numPr>
          <w:ilvl w:val="2"/>
          <w:numId w:val="6"/>
        </w:numPr>
        <w:spacing w:after="240" w:before="0" w:beforeAutospacing="0" w:lineRule="auto"/>
        <w:ind w:left="2160" w:hanging="360"/>
        <w:rPr/>
      </w:pPr>
      <w:r w:rsidDel="00000000" w:rsidR="00000000" w:rsidRPr="00000000">
        <w:rPr>
          <w:rtl w:val="0"/>
        </w:rPr>
        <w:t xml:space="preserve">2) </w:t>
      </w:r>
      <w:r w:rsidDel="00000000" w:rsidR="00000000" w:rsidRPr="00000000">
        <w:rPr>
          <w:i w:val="1"/>
          <w:iCs w:val="1"/>
          <w:rtl w:val="0"/>
        </w:rPr>
        <w:t xml:space="preserve">Alex </w:t>
      </w:r>
      <w:r w:rsidDel="00000000" w:rsidR="00000000" w:rsidRPr="00000000">
        <w:rPr>
          <w:rtl w:val="0"/>
        </w:rPr>
        <w:t xml:space="preserve">schedules a routine medical appointment and learns the copay is $25. Without realizing it, he hesitates—debating whether the visit is truly “worth it.” He tells himself it’s about time or convenience, but internally, he’s reacting to a childhood where every dollar spent on healthcare was met with tension or worry.</w:t>
      </w:r>
    </w:p>
    <w:p w:rsidR="00000000" w:rsidDel="00000000" w:rsidP="00000000" w:rsidRDefault="00000000" w:rsidRPr="00000000" w14:paraId="0000001F">
      <w:pPr>
        <w:spacing w:after="240" w:before="240" w:lineRule="auto"/>
        <w:ind w:left="2160" w:firstLine="0"/>
        <w:rPr/>
      </w:pPr>
      <w:r w:rsidDel="00000000" w:rsidR="00000000" w:rsidRPr="00000000">
        <w:rPr>
          <w:rtl w:val="0"/>
        </w:rPr>
        <w:t xml:space="preserve">Alex doesn’t consider himself “loss averse” and wouldn't say he’s afraid of spending money. But his background subtly influences his reaction: the idea of giving up $25 for a “non-urgent” visit triggers an unconscious fear of waste or unnecessary loss. After reflecting on this pattern—and talking with a friend who grew up with private insurance and never questions medical visits—Alex begins to recognize how his financial past shapes what he perceives as a "reasonable" expense.</w:t>
      </w:r>
    </w:p>
    <w:p w:rsidR="00000000" w:rsidDel="00000000" w:rsidP="00000000" w:rsidRDefault="00000000" w:rsidRPr="00000000" w14:paraId="00000020">
      <w:pPr>
        <w:numPr>
          <w:ilvl w:val="1"/>
          <w:numId w:val="6"/>
        </w:numPr>
        <w:spacing w:after="0" w:afterAutospacing="0" w:before="240" w:lineRule="auto"/>
        <w:ind w:left="1440" w:hanging="360"/>
      </w:pPr>
      <w:r w:rsidDel="00000000" w:rsidR="00000000" w:rsidRPr="00000000">
        <w:rPr>
          <w:i w:val="1"/>
          <w:iCs w:val="1"/>
          <w:rtl w:val="0"/>
        </w:rPr>
        <w:t xml:space="preserve">Overcoming Shame:</w:t>
      </w:r>
      <w:r w:rsidDel="00000000" w:rsidR="00000000" w:rsidRPr="00000000">
        <w:rPr>
          <w:rtl w:val="0"/>
        </w:rPr>
        <w:t xml:space="preserve"> Acknowledge past financial mistakes without judgment.</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Rewriting Financial Narratives:</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tl w:val="0"/>
        </w:rPr>
        <w:t xml:space="preserve">Shifting from </w:t>
      </w:r>
      <w:r w:rsidDel="00000000" w:rsidR="00000000" w:rsidRPr="00000000">
        <w:rPr>
          <w:i w:val="1"/>
          <w:iCs w:val="1"/>
          <w:rtl w:val="0"/>
        </w:rPr>
        <w:t xml:space="preserve">"I’ll never be good with money"</w:t>
      </w:r>
      <w:r w:rsidDel="00000000" w:rsidR="00000000" w:rsidRPr="00000000">
        <w:rPr>
          <w:rtl w:val="0"/>
        </w:rPr>
        <w:t xml:space="preserve"> to </w:t>
      </w:r>
      <w:r w:rsidDel="00000000" w:rsidR="00000000" w:rsidRPr="00000000">
        <w:rPr>
          <w:i w:val="1"/>
          <w:iCs w:val="1"/>
          <w:rtl w:val="0"/>
        </w:rPr>
        <w:t xml:space="preserve">"I can learn and improve my finances."</w:t>
      </w:r>
      <w:r w:rsidDel="00000000" w:rsidR="00000000" w:rsidRPr="00000000">
        <w:rPr>
          <w:rtl w:val="0"/>
        </w:rPr>
      </w:r>
    </w:p>
    <w:p w:rsidR="00000000" w:rsidDel="00000000" w:rsidP="00000000" w:rsidRDefault="00000000" w:rsidRPr="00000000" w14:paraId="00000023">
      <w:pPr>
        <w:numPr>
          <w:ilvl w:val="1"/>
          <w:numId w:val="6"/>
        </w:numPr>
        <w:spacing w:after="0" w:afterAutospacing="0" w:before="0" w:beforeAutospacing="0" w:lineRule="auto"/>
        <w:ind w:left="1440" w:hanging="360"/>
        <w:rPr>
          <w:ins w:author="Michelle Walters" w:id="1" w:date="2025-04-14T15:33:23Z"/>
        </w:rPr>
      </w:pPr>
      <w:commentRangeStart w:id="3"/>
      <w:commentRangeStart w:id="4"/>
      <w:commentRangeStart w:id="5"/>
      <w:commentRangeStart w:id="6"/>
      <w:r w:rsidDel="00000000" w:rsidR="00000000" w:rsidRPr="00000000">
        <w:rPr>
          <w:rtl w:val="0"/>
        </w:rPr>
        <w:t xml:space="preserve">Understanding that financial knowledge is a skill, not inherited — even if someone is born into wealth, that doesn’t guarantee they know how to manage it effectively.</w:t>
      </w:r>
      <w:ins w:author="Michelle Walters" w:id="1" w:date="2025-04-14T15:33:23Z">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ins>
    </w:p>
    <w:p w:rsidR="00000000" w:rsidDel="00000000" w:rsidP="00000000" w:rsidRDefault="00000000" w:rsidRPr="00000000" w14:paraId="00000024">
      <w:pPr>
        <w:numPr>
          <w:ilvl w:val="1"/>
          <w:numId w:val="6"/>
        </w:numPr>
        <w:spacing w:after="0" w:afterAutospacing="0" w:before="0" w:beforeAutospacing="0" w:lineRule="auto"/>
        <w:ind w:left="1440" w:hanging="360"/>
        <w:rPr>
          <w:u w:val="none"/>
          <w:rPrChange w:author="Michelle Walters" w:id="2" w:date="2025-04-14T15:33:23Z">
            <w:rPr/>
          </w:rPrChange>
        </w:rPr>
        <w:pPrChange w:author="Michelle Walters" w:id="0" w:date="2025-04-14T15:33:23Z">
          <w:pPr>
            <w:numPr>
              <w:ilvl w:val="1"/>
              <w:numId w:val="6"/>
            </w:numPr>
            <w:spacing w:after="240" w:before="240" w:lineRule="auto"/>
            <w:ind w:left="1440" w:hanging="360"/>
          </w:pPr>
        </w:pPrChange>
      </w:pPr>
      <w:ins w:author="Michelle Walters" w:id="1" w:date="2025-04-14T15:33:23Z">
        <w:r w:rsidDel="00000000" w:rsidR="00000000" w:rsidRPr="00000000">
          <w:rPr>
            <w:rtl w:val="0"/>
          </w:rPr>
          <w:t xml:space="preserve">Understanding that our value as human beings is not tied to the value of our bank accounts</w:t>
        </w:r>
      </w:ins>
      <w:r w:rsidDel="00000000" w:rsidR="00000000" w:rsidRPr="00000000">
        <w:rPr>
          <w:rtl w:val="0"/>
        </w:rPr>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Taking Informed Risks &amp; Building Confidence:</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Learning financial literacy to </w:t>
      </w:r>
      <w:r w:rsidDel="00000000" w:rsidR="00000000" w:rsidRPr="00000000">
        <w:rPr>
          <w:b w:val="1"/>
          <w:bCs w:val="1"/>
          <w:rtl w:val="0"/>
        </w:rPr>
        <w:t xml:space="preserve">empower decision-making</w:t>
      </w:r>
      <w:r w:rsidDel="00000000" w:rsidR="00000000" w:rsidRPr="00000000">
        <w:rPr>
          <w:rtl w:val="0"/>
        </w:rPr>
        <w:t xml:space="preserve">.</w:t>
      </w:r>
    </w:p>
    <w:p w:rsidR="00000000" w:rsidDel="00000000" w:rsidP="00000000" w:rsidRDefault="00000000" w:rsidRPr="00000000" w14:paraId="00000027">
      <w:pPr>
        <w:numPr>
          <w:ilvl w:val="1"/>
          <w:numId w:val="6"/>
        </w:numPr>
        <w:spacing w:after="240" w:before="0" w:beforeAutospacing="0" w:lineRule="auto"/>
        <w:ind w:left="1440" w:hanging="360"/>
      </w:pPr>
      <w:r w:rsidDel="00000000" w:rsidR="00000000" w:rsidRPr="00000000">
        <w:rPr>
          <w:rtl w:val="0"/>
        </w:rPr>
        <w:t xml:space="preserve">Challenging cultural stigmas around talking about money.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34imk6uj6yad" w:id="4"/>
      <w:bookmarkEnd w:id="4"/>
      <w:r w:rsidDel="00000000" w:rsidR="00000000" w:rsidRPr="00000000">
        <w:rPr>
          <w:b w:val="1"/>
          <w:bCs w:val="1"/>
          <w:color w:val="000000"/>
          <w:sz w:val="26"/>
          <w:szCs w:val="26"/>
          <w:rtl w:val="0"/>
        </w:rPr>
        <w:t xml:space="preserve">4. Conclusion: From Fear to Financial Liberation (30 sec)</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b w:val="1"/>
          <w:bCs w:val="1"/>
          <w:rtl w:val="0"/>
        </w:rPr>
        <w:t xml:space="preserve">Awareness is the first step:</w:t>
      </w:r>
      <w:r w:rsidDel="00000000" w:rsidR="00000000" w:rsidRPr="00000000">
        <w:rPr>
          <w:rtl w:val="0"/>
        </w:rPr>
        <w:t xml:space="preserve"> Recognizing our conditioning allows us to break free.</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Take control of financial habits:</w:t>
      </w:r>
      <w:r w:rsidDel="00000000" w:rsidR="00000000" w:rsidRPr="00000000">
        <w:rPr>
          <w:rtl w:val="0"/>
        </w:rPr>
        <w:t xml:space="preserve"> Mindset shifts + financial education = long-term change.</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b w:val="1"/>
          <w:bCs w:val="1"/>
          <w:rtl w:val="0"/>
        </w:rPr>
        <w:t xml:space="preserve">Key Reflection Question:</w:t>
      </w:r>
      <w:r w:rsidDel="00000000" w:rsidR="00000000" w:rsidRPr="00000000">
        <w:rPr>
          <w:rtl w:val="0"/>
        </w:rPr>
        <w:t xml:space="preserve"> </w:t>
      </w:r>
      <w:ins w:author="Michelle Walters" w:id="3" w:date="2025-04-14T15:34:27Z">
        <w:r w:rsidDel="00000000" w:rsidR="00000000" w:rsidRPr="00000000">
          <w:rPr>
            <w:rtl w:val="0"/>
          </w:rPr>
          <w:t xml:space="preserve">How </w:t>
        </w:r>
        <w:r w:rsidDel="00000000" w:rsidR="00000000" w:rsidRPr="00000000">
          <w:rPr>
            <w:i w:val="1"/>
            <w:iCs w:val="1"/>
            <w:rtl w:val="0"/>
            <w:rPrChange w:author="Michelle Walters" w:id="4" w:date="2025-04-14T15:34:27Z">
              <w:rPr/>
            </w:rPrChange>
          </w:rPr>
          <w:t xml:space="preserve">a</w:t>
        </w:r>
      </w:ins>
      <w:del w:author="Michelle Walters" w:id="3" w:date="2025-04-14T15:34:27Z">
        <w:r w:rsidDel="00000000" w:rsidR="00000000" w:rsidRPr="00000000">
          <w:rPr>
            <w:i w:val="1"/>
            <w:iCs w:val="1"/>
            <w:rtl w:val="0"/>
          </w:rPr>
          <w:delText xml:space="preserve">A</w:delText>
        </w:r>
      </w:del>
      <w:r w:rsidDel="00000000" w:rsidR="00000000" w:rsidRPr="00000000">
        <w:rPr>
          <w:i w:val="1"/>
          <w:iCs w:val="1"/>
          <w:rtl w:val="0"/>
        </w:rPr>
        <w:t xml:space="preserve">m I influenced by societal views on wealth, success, and financial security?</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b9zjwtaehtp" w:id="5"/>
      <w:bookmarkEnd w:id="5"/>
      <w:r w:rsidDel="00000000" w:rsidR="00000000" w:rsidRPr="00000000">
        <w:rPr>
          <w:b w:val="1"/>
          <w:bCs w:val="1"/>
          <w:color w:val="000000"/>
          <w:sz w:val="26"/>
          <w:szCs w:val="26"/>
          <w:rtl w:val="0"/>
        </w:rPr>
        <w:t xml:space="preserve">5. Reference Materials</w:t>
      </w:r>
    </w:p>
    <w:p w:rsidR="00000000" w:rsidDel="00000000" w:rsidP="00000000" w:rsidRDefault="00000000" w:rsidRPr="00000000" w14:paraId="0000002F">
      <w:pPr>
        <w:numPr>
          <w:ilvl w:val="0"/>
          <w:numId w:val="7"/>
        </w:numPr>
        <w:spacing w:after="0" w:afterAutospacing="0" w:before="240" w:lineRule="auto"/>
        <w:ind w:left="720" w:hanging="360"/>
      </w:pPr>
      <w:hyperlink r:id="rId8">
        <w:r w:rsidDel="00000000" w:rsidR="00000000" w:rsidRPr="00000000">
          <w:rPr>
            <w:color w:val="1155cc"/>
            <w:u w:val="single"/>
            <w:rtl w:val="0"/>
          </w:rPr>
          <w:t xml:space="preserve">Cycle of Socialization – Bobbie Harro</w:t>
        </w:r>
      </w:hyperlink>
      <w:r w:rsidDel="00000000" w:rsidR="00000000" w:rsidRPr="00000000">
        <w:rPr>
          <w:rtl w:val="0"/>
        </w:rPr>
      </w:r>
    </w:p>
    <w:p w:rsidR="00000000" w:rsidDel="00000000" w:rsidP="00000000" w:rsidRDefault="00000000" w:rsidRPr="00000000" w14:paraId="00000030">
      <w:pPr>
        <w:numPr>
          <w:ilvl w:val="0"/>
          <w:numId w:val="7"/>
        </w:numPr>
        <w:spacing w:after="0" w:afterAutospacing="0" w:before="0" w:beforeAutospacing="0" w:lineRule="auto"/>
        <w:ind w:left="720" w:hanging="360"/>
      </w:pPr>
      <w:hyperlink r:id="rId9">
        <w:r w:rsidDel="00000000" w:rsidR="00000000" w:rsidRPr="00000000">
          <w:rPr>
            <w:color w:val="1155cc"/>
            <w:u w:val="single"/>
            <w:rtl w:val="0"/>
          </w:rPr>
          <w:t xml:space="preserve">How Financial Socialization Shapes Our Money Beliefs</w:t>
        </w:r>
      </w:hyperlink>
      <w:r w:rsidDel="00000000" w:rsidR="00000000" w:rsidRPr="00000000">
        <w:rPr>
          <w:rtl w:val="0"/>
        </w:rPr>
      </w:r>
    </w:p>
    <w:p w:rsidR="00000000" w:rsidDel="00000000" w:rsidP="00000000" w:rsidRDefault="00000000" w:rsidRPr="00000000" w14:paraId="00000031">
      <w:pPr>
        <w:numPr>
          <w:ilvl w:val="0"/>
          <w:numId w:val="7"/>
        </w:numPr>
        <w:spacing w:after="240" w:before="0" w:beforeAutospacing="0" w:lineRule="auto"/>
        <w:ind w:left="720" w:hanging="360"/>
        <w:rPr>
          <w:color w:val="1155cc"/>
          <w:u w:val="none"/>
        </w:rPr>
      </w:pPr>
      <w:r w:rsidDel="00000000" w:rsidR="00000000" w:rsidRPr="00000000">
        <w:rPr>
          <w:color w:val="1155cc"/>
          <w:u w:val="single"/>
          <w:rtl w:val="0"/>
        </w:rPr>
        <w:t xml:space="preserve">https://www.investopedia.com/terms/p/prospecttheory.asp</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Title"/>
        <w:keepNext w:val="0"/>
        <w:keepLines w:val="0"/>
        <w:spacing w:after="80" w:lineRule="auto"/>
        <w:rPr/>
      </w:pPr>
      <w:bookmarkStart w:colFirst="0" w:colLast="0" w:name="_uktg1nriqs75" w:id="6"/>
      <w:bookmarkEnd w:id="6"/>
      <w:r w:rsidDel="00000000" w:rsidR="00000000" w:rsidRPr="00000000">
        <w:br w:type="page"/>
      </w:r>
      <w:r w:rsidDel="00000000" w:rsidR="00000000" w:rsidRPr="00000000">
        <w:rPr>
          <w:rtl w:val="0"/>
        </w:rPr>
      </w:r>
    </w:p>
    <w:p w:rsidR="00000000" w:rsidDel="00000000" w:rsidP="00000000" w:rsidRDefault="00000000" w:rsidRPr="00000000" w14:paraId="00000034">
      <w:pPr>
        <w:pStyle w:val="Title"/>
        <w:keepNext w:val="0"/>
        <w:keepLines w:val="0"/>
        <w:spacing w:after="80" w:lineRule="auto"/>
        <w:rPr/>
      </w:pPr>
      <w:bookmarkStart w:colFirst="0" w:colLast="0" w:name="_xd7shbwq1wdj" w:id="7"/>
      <w:bookmarkEnd w:id="7"/>
      <w:r w:rsidDel="00000000" w:rsidR="00000000" w:rsidRPr="00000000">
        <w:rPr>
          <w:rtl w:val="0"/>
        </w:rPr>
        <w:t xml:space="preserve">Cycle of Socialization</w:t>
      </w:r>
    </w:p>
    <w:p w:rsidR="00000000" w:rsidDel="00000000" w:rsidP="00000000" w:rsidRDefault="00000000" w:rsidRPr="00000000" w14:paraId="00000035">
      <w:pPr>
        <w:pStyle w:val="Heading1"/>
        <w:keepNext w:val="0"/>
        <w:keepLines w:val="0"/>
        <w:spacing w:after="80" w:lineRule="auto"/>
        <w:rPr/>
      </w:pPr>
      <w:bookmarkStart w:colFirst="0" w:colLast="0" w:name="_sggmg920se5v" w:id="8"/>
      <w:bookmarkEnd w:id="8"/>
      <w:r w:rsidDel="00000000" w:rsidR="00000000" w:rsidRPr="00000000">
        <w:rPr>
          <w:rtl w:val="0"/>
        </w:rPr>
        <w:t xml:space="preserve">Video</w:t>
      </w:r>
    </w:p>
    <w:p w:rsidR="00000000" w:rsidDel="00000000" w:rsidP="00000000" w:rsidRDefault="00000000" w:rsidRPr="00000000" w14:paraId="00000036">
      <w:pPr>
        <w:spacing w:after="240" w:before="240" w:lineRule="auto"/>
        <w:rPr/>
      </w:pPr>
      <w:r w:rsidDel="00000000" w:rsidR="00000000" w:rsidRPr="00000000">
        <w:rPr>
          <w:rtl w:val="0"/>
        </w:rPr>
        <w:t xml:space="preserve">Before we get into budgeting or saving, it’s really important to understand where our money habits actually start.</w:t>
      </w:r>
    </w:p>
    <w:p w:rsidR="00000000" w:rsidDel="00000000" w:rsidP="00000000" w:rsidRDefault="00000000" w:rsidRPr="00000000" w14:paraId="00000037">
      <w:pPr>
        <w:spacing w:after="240" w:before="240" w:lineRule="auto"/>
        <w:rPr/>
      </w:pPr>
      <w:r w:rsidDel="00000000" w:rsidR="00000000" w:rsidRPr="00000000">
        <w:rPr>
          <w:rtl w:val="0"/>
        </w:rPr>
        <w:t xml:space="preserve">A ton of what we believe about money comes from what we were taught growing up, through family, school, culture, or even social media. We pick up on beliefs like “you should spend it while you have it” or “it’s OK to take out a loan, student debt is normal.” And over time, these beliefs become part of how we think about our own money habits and success.</w:t>
      </w:r>
    </w:p>
    <w:p w:rsidR="00000000" w:rsidDel="00000000" w:rsidP="00000000" w:rsidRDefault="00000000" w:rsidRPr="00000000" w14:paraId="00000038">
      <w:pPr>
        <w:spacing w:after="240" w:before="240" w:lineRule="auto"/>
        <w:rPr/>
      </w:pPr>
      <w:r w:rsidDel="00000000" w:rsidR="00000000" w:rsidRPr="00000000">
        <w:rPr>
          <w:rtl w:val="0"/>
        </w:rPr>
        <w:t xml:space="preserve">This process is known as the </w:t>
      </w:r>
      <w:r w:rsidDel="00000000" w:rsidR="00000000" w:rsidRPr="00000000">
        <w:rPr>
          <w:rtl w:val="0"/>
        </w:rPr>
        <w:t xml:space="preserve">cycle of socialization</w:t>
      </w:r>
      <w:r w:rsidDel="00000000" w:rsidR="00000000" w:rsidRPr="00000000">
        <w:rPr>
          <w:rtl w:val="0"/>
        </w:rPr>
        <w:t xml:space="preserve">, a concept studied by experts to explain how we learn beliefs—including financial ones—over time. At the center of this cycle is often </w:t>
      </w:r>
      <w:r w:rsidDel="00000000" w:rsidR="00000000" w:rsidRPr="00000000">
        <w:rPr>
          <w:rtl w:val="0"/>
        </w:rPr>
        <w:t xml:space="preserve">fear</w:t>
      </w:r>
      <w:r w:rsidDel="00000000" w:rsidR="00000000" w:rsidRPr="00000000">
        <w:rPr>
          <w:rtl w:val="0"/>
        </w:rPr>
        <w:t xml:space="preserve">. Many students carry this fear without even realizing it. They think things like: “I’ll never have enough,” “I keep messing up,” or “I don’t even want to talk about money.”</w:t>
      </w:r>
    </w:p>
    <w:p w:rsidR="00000000" w:rsidDel="00000000" w:rsidP="00000000" w:rsidRDefault="00000000" w:rsidRPr="00000000" w14:paraId="00000039">
      <w:pPr>
        <w:spacing w:after="240" w:before="240" w:lineRule="auto"/>
        <w:rPr/>
      </w:pPr>
      <w:r w:rsidDel="00000000" w:rsidR="00000000" w:rsidRPr="00000000">
        <w:rPr>
          <w:rtl w:val="0"/>
        </w:rPr>
        <w:t xml:space="preserve">This fear inside us can lead us to long-lasting habits. But here’s the thing…financial skills aren’t something you’re born with, they’re actually something you can re-learn!</w:t>
      </w:r>
    </w:p>
    <w:p w:rsidR="00000000" w:rsidDel="00000000" w:rsidP="00000000" w:rsidRDefault="00000000" w:rsidRPr="00000000" w14:paraId="0000003A">
      <w:pPr>
        <w:spacing w:after="240" w:before="240" w:lineRule="auto"/>
        <w:rPr/>
      </w:pPr>
      <w:r w:rsidDel="00000000" w:rsidR="00000000" w:rsidRPr="00000000">
        <w:rPr>
          <w:rtl w:val="0"/>
        </w:rPr>
        <w:t xml:space="preserve">Take Jordan for example, a student who avoided investing out of fear, but after learning about inflation, moved his money into something more strategic. Or Alex, who hesitated over a $25 copay because of childhood money stress—but later realized it wasn’t really about the money at all.</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1"/>
        <w:spacing w:after="240" w:before="240" w:lineRule="auto"/>
        <w:rPr/>
      </w:pPr>
      <w:bookmarkStart w:colFirst="0" w:colLast="0" w:name="_oyrcce53zjwt" w:id="9"/>
      <w:bookmarkEnd w:id="9"/>
      <w:r w:rsidDel="00000000" w:rsidR="00000000" w:rsidRPr="00000000">
        <w:rPr>
          <w:rtl w:val="0"/>
        </w:rPr>
        <w:t xml:space="preserve">Key Takeaways</w:t>
      </w:r>
    </w:p>
    <w:p w:rsidR="00000000" w:rsidDel="00000000" w:rsidP="00000000" w:rsidRDefault="00000000" w:rsidRPr="00000000" w14:paraId="0000003D">
      <w:pPr>
        <w:spacing w:after="240" w:before="240" w:lineRule="auto"/>
        <w:rPr/>
      </w:pPr>
      <w:r w:rsidDel="00000000" w:rsidR="00000000" w:rsidRPr="00000000">
        <w:rPr>
          <w:rtl w:val="0"/>
        </w:rPr>
        <w:t xml:space="preserve">It’s important to understand that our beliefs about money start forming at a young age. Without even realizing it, our families, culture, and the media all shape how we think and feel about money. But, you can unlearn limiting beliefs and replace them with healthier habits that support your financial growth.</w:t>
      </w:r>
    </w:p>
    <w:p w:rsidR="00000000" w:rsidDel="00000000" w:rsidP="00000000" w:rsidRDefault="00000000" w:rsidRPr="00000000" w14:paraId="0000003E">
      <w:pPr>
        <w:spacing w:after="240" w:before="240" w:lineRule="auto"/>
        <w:rPr/>
      </w:pPr>
      <w:r w:rsidDel="00000000" w:rsidR="00000000" w:rsidRPr="00000000">
        <w:rPr>
          <w:rtl w:val="0"/>
        </w:rPr>
        <w:t xml:space="preserve">Here are two key terms to remember:</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Cycle of Socialization:</w:t>
      </w:r>
      <w:r w:rsidDel="00000000" w:rsidR="00000000" w:rsidRPr="00000000">
        <w:rPr>
          <w:rtl w:val="0"/>
        </w:rPr>
        <w:t xml:space="preserve"> A framework that explains how we’re taught to accept social norms—including financial beliefs—without always questioning them.</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b w:val="1"/>
          <w:bCs w:val="1"/>
          <w:rtl w:val="0"/>
        </w:rPr>
        <w:t xml:space="preserve">Fear-Based Financial Behavior:</w:t>
      </w:r>
      <w:r w:rsidDel="00000000" w:rsidR="00000000" w:rsidRPr="00000000">
        <w:rPr>
          <w:rtl w:val="0"/>
        </w:rPr>
        <w:t xml:space="preserve"> When fear drives your money decisions, like avoiding investing, oversaving, or panicking about spending. These habits can hold you back.</w:t>
      </w:r>
    </w:p>
    <w:p w:rsidR="00000000" w:rsidDel="00000000" w:rsidP="00000000" w:rsidRDefault="00000000" w:rsidRPr="00000000" w14:paraId="00000041">
      <w:pPr>
        <w:spacing w:after="240" w:before="240" w:lineRule="auto"/>
        <w:rPr/>
      </w:pPr>
      <w:r w:rsidDel="00000000" w:rsidR="00000000" w:rsidRPr="00000000">
        <w:rPr>
          <w:rtl w:val="0"/>
        </w:rPr>
        <w:t xml:space="preserve">Even small shifts in mindset, combined with learning more about how money works, can lead to lasting financial confidence.</w:t>
      </w:r>
    </w:p>
    <w:p w:rsidR="00000000" w:rsidDel="00000000" w:rsidP="00000000" w:rsidRDefault="00000000" w:rsidRPr="00000000" w14:paraId="00000042">
      <w:pPr>
        <w:pStyle w:val="Heading1"/>
        <w:rPr/>
      </w:pPr>
      <w:bookmarkStart w:colFirst="0" w:colLast="0" w:name="_8azlxr3hbhvd" w:id="10"/>
      <w:bookmarkEnd w:id="10"/>
      <w:r w:rsidDel="00000000" w:rsidR="00000000" w:rsidRPr="00000000">
        <w:rPr>
          <w:rtl w:val="0"/>
        </w:rPr>
        <w:t xml:space="preserve">Resources and Citations</w:t>
      </w:r>
    </w:p>
    <w:p w:rsidR="00000000" w:rsidDel="00000000" w:rsidP="00000000" w:rsidRDefault="00000000" w:rsidRPr="00000000" w14:paraId="00000043">
      <w:pPr>
        <w:numPr>
          <w:ilvl w:val="0"/>
          <w:numId w:val="3"/>
        </w:numPr>
        <w:spacing w:after="0" w:afterAutospacing="0" w:before="240" w:lineRule="auto"/>
        <w:ind w:left="720" w:hanging="360"/>
      </w:pPr>
      <w:hyperlink r:id="rId10">
        <w:r w:rsidDel="00000000" w:rsidR="00000000" w:rsidRPr="00000000">
          <w:rPr>
            <w:color w:val="1155cc"/>
            <w:u w:val="single"/>
            <w:rtl w:val="0"/>
          </w:rPr>
          <w:t xml:space="preserve">Cycle of Socialization – Bobbie Harro</w:t>
        </w:r>
      </w:hyperlink>
      <w:r w:rsidDel="00000000" w:rsidR="00000000" w:rsidRPr="00000000">
        <w:rPr>
          <w:rtl w:val="0"/>
        </w:rPr>
      </w:r>
    </w:p>
    <w:p w:rsidR="00000000" w:rsidDel="00000000" w:rsidP="00000000" w:rsidRDefault="00000000" w:rsidRPr="00000000" w14:paraId="00000044">
      <w:pPr>
        <w:numPr>
          <w:ilvl w:val="0"/>
          <w:numId w:val="3"/>
        </w:numPr>
        <w:spacing w:after="0" w:afterAutospacing="0" w:before="0" w:beforeAutospacing="0" w:lineRule="auto"/>
        <w:ind w:left="720" w:hanging="360"/>
      </w:pPr>
      <w:hyperlink r:id="rId11">
        <w:r w:rsidDel="00000000" w:rsidR="00000000" w:rsidRPr="00000000">
          <w:rPr>
            <w:color w:val="1155cc"/>
            <w:u w:val="single"/>
            <w:rtl w:val="0"/>
          </w:rPr>
          <w:t xml:space="preserve">How Financial Socialization Shapes Our Money Beliefs</w:t>
        </w:r>
      </w:hyperlink>
      <w:r w:rsidDel="00000000" w:rsidR="00000000" w:rsidRPr="00000000">
        <w:rPr>
          <w:rtl w:val="0"/>
        </w:rPr>
      </w:r>
    </w:p>
    <w:p w:rsidR="00000000" w:rsidDel="00000000" w:rsidP="00000000" w:rsidRDefault="00000000" w:rsidRPr="00000000" w14:paraId="00000045">
      <w:pPr>
        <w:numPr>
          <w:ilvl w:val="0"/>
          <w:numId w:val="3"/>
        </w:numPr>
        <w:spacing w:after="240" w:before="0" w:beforeAutospacing="0" w:lineRule="auto"/>
        <w:ind w:left="720" w:hanging="360"/>
      </w:pPr>
      <w:hyperlink r:id="rId12">
        <w:r w:rsidDel="00000000" w:rsidR="00000000" w:rsidRPr="00000000">
          <w:rPr>
            <w:color w:val="1155cc"/>
            <w:u w:val="single"/>
            <w:rtl w:val="0"/>
          </w:rPr>
          <w:t xml:space="preserve">Prospect Theory: What It Is and How It Works, With Examples</w:t>
        </w:r>
      </w:hyperlink>
      <w:r w:rsidDel="00000000" w:rsidR="00000000" w:rsidRPr="00000000">
        <w:rPr>
          <w:rtl w:val="0"/>
        </w:rPr>
      </w:r>
    </w:p>
    <w:p w:rsidR="00000000" w:rsidDel="00000000" w:rsidP="00000000" w:rsidRDefault="00000000" w:rsidRPr="00000000" w14:paraId="00000046">
      <w:pPr>
        <w:spacing w:after="240" w:before="240" w:lineRule="auto"/>
        <w:ind w:left="0" w:firstLine="0"/>
        <w:rPr>
          <w:color w:val="1155cc"/>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mes Johnson IV" w:id="3" w:date="2025-04-04T20:30:18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this update keeps the focus on empowerment while acknowledging the role of privilege and the importance of financial literacy regardless of background @Hailey.bos21@gmail.com</w:t>
      </w:r>
    </w:p>
  </w:comment>
  <w:comment w:author="Michelle Walters" w:id="4" w:date="2025-04-14T15:32:13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I like this edit</w:t>
      </w:r>
    </w:p>
  </w:comment>
  <w:comment w:author="James Johnson IV" w:id="5" w:date="2025-04-14T16:00:23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nonymous" w:id="6" w:date="2025-04-15T13:02:08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Michelle Walters" w:id="0" w:date="2025-04-14T15:30:08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point makes sense. Studies have shown that loss aversion is a common factor in decision making, so as long as we phrase it as "in general" or "for many people" rather than saying everyone. This is also called prospect theory https://www.investopedia.com/terms/p/prospecttheory.asp</w:t>
      </w:r>
    </w:p>
  </w:comment>
  <w:comment w:author="Michelle Walters" w:id="1" w:date="2025-04-14T15:31:19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forget to go back and add your example!</w:t>
      </w:r>
    </w:p>
  </w:comment>
  <w:comment w:author="James Johnson IV" w:id="2" w:date="2025-04-14T15:43:03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geography.washington.edu/sites/geography/files/documents/harro-cycle-of-liberation.pdf" TargetMode="External"/><Relationship Id="rId10" Type="http://schemas.openxmlformats.org/officeDocument/2006/relationships/hyperlink" Target="https://www.nea.org/sites/default/files/2021-02/Cycle%20of%20Socialization%20HARRO.pdf" TargetMode="External"/><Relationship Id="rId12" Type="http://schemas.openxmlformats.org/officeDocument/2006/relationships/hyperlink" Target="https://www.investopedia.com/terms/p/prospecttheory.asp" TargetMode="External"/><Relationship Id="rId9" Type="http://schemas.openxmlformats.org/officeDocument/2006/relationships/hyperlink" Target="https://geography.washington.edu/sites/geography/files/documents/harro-cycle-of-liberation.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investopedia.com/terms/p/prospecttheory.asp" TargetMode="External"/><Relationship Id="rId8" Type="http://schemas.openxmlformats.org/officeDocument/2006/relationships/hyperlink" Target="https://www.nea.org/sites/default/files/2021-02/Cycle%20of%20Socialization%20HARR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